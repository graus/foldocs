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Tracked changes</w:t>
      </w:r>
    </w:p>
    <w:p>
      <w:r>
        <w:t xml:space="preserve">The trip starts </w:t>
      </w:r>
      <w:del w:id="1" w:author="Jan Jansen" w:date="2026-10-01T10:00:00Z">
        <w:r>
          <w:delText xml:space="preserve">on Monday </w:delText>
        </w:r>
      </w:del>
      <w:ins w:id="2" w:author="Jan Jansen" w:date="2026-10-01T10:00:00Z">
        <w:r>
          <w:t xml:space="preserve">on Tuesday </w:t>
        </w:r>
      </w:ins>
      <w:r>
        <w:t>in Utrecht.</w:t>
      </w:r>
    </w:p>
    <w:p>
      <w:pPr>
        <w:rPr>
          <w:ins w:id="3" w:author="Jan Jansen" w:date="2026-10-01T10:00:00Z"/>
        </w:rPr>
      </w:pPr>
      <w:ins w:id="4" w:author="Jan Jansen" w:date="2026-10-01T10:00:00Z">
        <w:r>
          <w:t>A paragraph added in review.</w:t>
        </w:r>
      </w:ins>
    </w:p>
    <w:p>
      <w:pPr>
        <w:rPr>
          <w:del w:id="5" w:author="Jan Jansen" w:date="2026-10-01T10:00:00Z"/>
        </w:rPr>
      </w:pPr>
      <w:del w:id="6" w:author="Jan Jansen" w:date="2026-10-01T10:00:00Z">
        <w:r>
          <w:delText>A paragraph struck in review.</w:delText>
        </w:r>
      </w:del>
    </w:p>
    <w:p>
      <w:moveFrom w:id="7" w:author="Jan Jansen" w:date="2026-10-01T10:00:00Z">
        <w:r>
          <w:t>Moved away.</w:t>
        </w:r>
      </w:moveFrom>
    </w:p>
    <w:p>
      <w:moveTo w:id="8" w:author="Jan Jansen" w:date="2026-10-01T10:00:00Z">
        <w:r>
          <w:t>Moved here.</w:t>
        </w:r>
      </w:moveTo>
    </w:p>
    <w:p>
      <w:r>
        <w:rPr>
          <w:b/>
          <w:rPrChange w:id="9" w:author="Jan Jansen" w:date="2026-10-01T10:00:00Z">
            <w:rPr/>
          </w:rPrChange>
        </w:rPr>
        <w:t>Now bold.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